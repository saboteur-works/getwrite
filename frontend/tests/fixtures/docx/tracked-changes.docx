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Unchanged text. </w:t>
      </w:r>
      <w:ins w:id="1" w:author="An Editor" w:date="2026-01-01T00:00:00Z">
        <w:r>
          <w:r>
            <w:t xml:space="preserve">Inserted text.</w:t>
          </w:r>
        </w:r>
      </w:ins>
      <w:del w:id="2" w:author="An Editor" w:date="2026-01-01T00:00:00Z">
        <w:r>
          <w:r>
            <w:t xml:space="preserve">Deleted text.</w:t>
          </w:r>
        </w:r>
      </w:del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2026-09-13T19:29:26.535Z</dcterms:created>
  <dcterms:modified xsi:type="dcterms:W3CDTF">2026-09-13T19:29:26.535Z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